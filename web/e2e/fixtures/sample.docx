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7">
      <w:pPr>
        <w:rPr/>
        <w:pStyle w:val="Heading1"/>
      </w:pPr>
      <w:r>
        <w:rPr/>
        <w:t xml:space="preserve">office-R Word 渲染演示</w:t>
      </w:r>
    </w:p>
    <w:p w14:paraId="00000008">
      <w:pPr>
        <w:rPr/>
        <w:jc w:val="center"/>
      </w:pPr>
      <w:r>
        <w:rPr>
          <w:b/>
          <w:bCs/>
        </w:rPr>
        <w:t xml:space="preserve">居中加粗副标题</w:t>
      </w:r>
    </w:p>
    <w:p w14:paraId="00000009">
      <w:pPr>
        <w:rPr/>
        <w:pStyle w:val="Heading2"/>
      </w:pPr>
      <w:r>
        <w:rPr/>
        <w:t xml:space="preserve">一、文字与样式</w:t>
      </w:r>
    </w:p>
    <w:p w14:paraId="0000000a">
      <w:pPr>
        <w:rPr/>
      </w:pPr>
      <w:r>
        <w:rPr/>
        <w:t xml:space="preserve">这是正文,包含</w:t>
      </w:r>
      <w:r>
        <w:rPr>
          <w:b/>
          <w:bCs/>
        </w:rPr>
        <w:t xml:space="preserve">加粗</w:t>
      </w:r>
      <w:r>
        <w:rPr/>
        <w:t xml:space="preserve">、</w:t>
      </w:r>
      <w:r>
        <w:rPr>
          <w:i/>
          <w:iCs/>
        </w:rPr>
        <w:t xml:space="preserve">斜体</w:t>
      </w:r>
      <w:r>
        <w:rPr/>
        <w:t xml:space="preserve">与普通文字混排,以及一段较长的中文用于验证自动折行效果,应当在页面宽度处换到下一行继续显示。</w:t>
      </w:r>
    </w:p>
    <w:p w14:paraId="0000000b">
      <w:pPr>
        <w:rPr/>
        <w:jc w:val="right"/>
      </w:pPr>
      <w:r>
        <w:rPr/>
        <w:t xml:space="preserve">右对齐一行</w:t>
      </w:r>
    </w:p>
    <w:p w14:paraId="0000000c">
      <w:pPr>
        <w:rPr/>
        <w:pStyle w:val="Heading2"/>
      </w:pPr>
      <w:r>
        <w:rPr/>
        <w:t xml:space="preserve">二、图文混排</w:t>
      </w:r>
    </w:p>
    <w:p w14:paraId="0000000d">
      <w:pPr>
        <w:rPr/>
      </w:pPr>
      <w:r>
        <w:rPr/>
        <w:t xml:space="preserve">左边文字,右边图片:</w:t>
      </w:r>
      <w:r>
        <w:rPr/>
        <w:drawing>
          <wp:inline distT="0" distB="0" distL="0" distR="0">
            <wp:extent cx="1905000" cy="142875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190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>
      <w:pPr>
        <w:rPr/>
        <w:pStyle w:val="Heading2"/>
      </w:pPr>
      <w:r>
        <w:rPr/>
        <w:t xml:space="preserve">三、表格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01">
            <w:pPr>
              <w:rPr/>
            </w:pPr>
            <w:r>
              <w:rPr/>
              <w:t xml:space="preserve">城市</w:t>
            </w:r>
          </w:p>
        </w:tc>
        <w:tc>
          <w:tcPr/>
          <w:p w14:paraId="00000002">
            <w:pPr>
              <w:rPr/>
            </w:pPr>
            <w:r>
              <w:rPr/>
              <w:t xml:space="preserve">人口</w:t>
            </w:r>
          </w:p>
        </w:tc>
      </w:tr>
      <w:tr>
        <w:trPr/>
        <w:tc>
          <w:tcPr/>
          <w:p w14:paraId="00000003">
            <w:pPr>
              <w:rPr/>
            </w:pPr>
            <w:r>
              <w:rPr/>
              <w:t xml:space="preserve">北京</w:t>
            </w:r>
          </w:p>
        </w:tc>
        <w:tc>
          <w:tcPr/>
          <w:p w14:paraId="00000004">
            <w:pPr>
              <w:rPr/>
            </w:pPr>
            <w:r>
              <w:rPr/>
              <w:t xml:space="preserve">2189</w:t>
            </w:r>
          </w:p>
        </w:tc>
      </w:tr>
    </w:tbl>
    <w:p w14:paraId="0000000f">
      <w:pPr>
        <w:rPr/>
        <w:pStyle w:val="Heading2"/>
      </w:pPr>
      <w:r>
        <w:rPr/>
        <w:t xml:space="preserve">四、修订</w:t>
      </w:r>
    </w:p>
    <w:p w14:paraId="00000010">
      <w:pPr>
        <w:rPr/>
      </w:pPr>
      <w:r>
        <w:rPr/>
        <w:t xml:space="preserve">保留文字 </w:t>
      </w:r>
      <w:ins w:id="0" w:author="unnamed" w:date="1970-01-01T00:00:00Z">
        <w:r>
          <w:rPr/>
          <w:t xml:space="preserve">这是插入</w:t>
        </w:r>
      </w:ins>
      <w:r>
        <w:rPr/>
        <w:t xml:space="preserve"> </w:t>
      </w:r>
      <w:del w:id="1" w:author="unnamed" w:date="1970-01-01T00:00:00Z">
        <w:r>
          <w:rPr/>
          <w:delText xml:space="preserve">这是删除</w:delText>
        </w:r>
      </w:del>
    </w:p>
    <w:sectPr>
      <w:pgSz w:w="11906" w:h="16838"/>
      <w:pgMar w:top="1985" w:right="1701" w:bottom="1701" w:left="1701" w:header="851" w:footer="992" w:gutter="0"/>
      <w:cols w:space="425" w:num="1"/>
      <w:headerReference w:type="default" r:id="rIdHeader1"/>
      <w:footerReference w:type="default" r:id="rIdFooter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er1.xml><?xml version="1.0" encoding="utf-8"?>
<w:ftr xmlns:r="http://schemas.openxmlformats.org/officeDocument/2006/relationships" xmlns:o="urn:schemas-microsoft-com:office:office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 w14:paraId="00000006">
    <w:pPr>
      <w:rPr/>
    </w:pPr>
    <w:r>
      <w:rPr/>
      <w:t xml:space="preserve">第 1 页 · 页脚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header1.xml><?xml version="1.0" encoding="utf-8"?>
<w:hdr xmlns:r="http://schemas.openxmlformats.org/officeDocument/2006/relationships" xmlns:o="urn:schemas-microsoft-com:office:office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 w14:paraId="00000005">
    <w:pPr>
      <w:rPr/>
    </w:pPr>
    <w:r>
      <w:rPr/>
      <w:t xml:space="preserve">office-R 文档页眉</w:t>
    </w:r>
  </w:p>
</w:hdr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Header1" Type="http://schemas.openxmlformats.org/officeDocument/2006/relationships/header" Target="header1.xml" /><Relationship Id="rIdFooter1" Type="http://schemas.openxmlformats.org/officeDocument/2006/relationships/footer" Target="footer1.xml" /><Relationship Id="rIdImage1" Type="http://schemas.openxmlformats.org/officeDocument/2006/relationships/image" Target="media/rIdImage1.png" /></Relationships>
</file>

<file path=word/_rels/footer1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 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